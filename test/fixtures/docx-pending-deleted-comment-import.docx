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ms-word.commentsExtended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d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Одинаковая фраза: повтор 🧭.</w:t>
      </w:r>
    </w:p>
    <w:p>
      <w:r>
        <w:t xml:space="preserve">До </w:t>
      </w:r>
      <w:commentRangeStart w:id="0"/>
      <w:ins w:id="10" w:author="Редактор" w:date="2026-10-17T09:00:00Z">
        <w:r>
          <w:t>ВСТАВКА😀</w:t>
        </w:r>
      </w:ins>
      <w:commentRangeEnd w:id="0"/>
      <w:r>
        <w:commentReference w:id="0"/>
      </w:r>
      <w:r>
        <w:t xml:space="preserve"> после.</w:t>
      </w:r>
    </w:p>
    <w:p>
      <w:r>
        <w:t xml:space="preserve">До </w:t>
      </w:r>
      <w:commentRangeStart w:id="1"/>
      <w:del w:id="11" w:author="Корректор" w:date="2026-10-17T09:01:00Z">
        <w:r>
          <w:delText>УДАЛЕНИЕ🧭</w:delText>
        </w:r>
      </w:del>
      <w:commentRangeEnd w:id="1"/>
      <w:r>
        <w:commentReference w:id="1"/>
      </w:r>
      <w:r>
        <w:t xml:space="preserve"> после.</w:t>
      </w:r>
    </w:p>
    <w:p>
      <w:r>
        <w:t xml:space="preserve">Одинаковая фраза: </w:t>
      </w:r>
      <w:commentRangeStart w:id="2"/>
      <w:r>
        <w:t>повтор 🧭</w:t>
      </w:r>
      <w:commentRangeEnd w:id="2"/>
      <w:r>
        <w:commentReference w:id="2"/>
        <w:t>.</w:t>
      </w:r>
    </w:p>
    <w:p>
      <w:r>
        <w:t xml:space="preserve">Перед </w:t>
      </w:r>
      <w:r>
        <w:footnoteReference w:id="7"/>
      </w:r>
      <w:r>
        <w:rPr>
          <w:highlight w:val="yellow"/>
        </w:rPr>
        <w:t>сноской</w:t>
      </w:r>
      <w:r>
        <w:t>.</w:t>
      </w:r>
    </w:p>
    <w:p>
      <w:r>
        <w:t>Кавычки «точно», Café, Ελληνικά, 中文 и семья 👨‍👩‍👧‍👦.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Читатель" w:date="2026-10-17T09:02:00Z">
    <w:p w14:paraId="10000000">
      <w:r>
        <w:t>Обсуждение вставки</w:t>
      </w:r>
    </w:p>
  </w:comment>
  <w:comment w:id="1" w:author="Читатель" w:date="2026-10-17T09:02:00Z">
    <w:p w14:paraId="10000001">
      <w:r>
        <w:t>Обсуждение удаления</w:t>
      </w:r>
    </w:p>
  </w:comment>
  <w:comment w:id="2" w:author="Читатель" w:date="2026-10-17T09:02:00Z">
    <w:p w14:paraId="10000002">
      <w:r>
        <w:t>Именно второй повтор</w:t>
      </w:r>
    </w:p>
  </w:comment>
  <w:comment w:id="3" w:author="Читатель" w:date="2026-10-17T09:02:00Z">
    <w:p w14:paraId="10000003">
      <w:r>
        <w:t>Ответ к вставке</w:t>
      </w:r>
    </w:p>
  </w:comment>
</w:comments>
</file>

<file path=word/commentsExtended.xml><?xml version="1.0" encoding="utf-8"?>
<w15:commentsEx xmlns:w15="http://schemas.microsoft.com/office/word/2012/wordml">
  <w15:commentEx w15:paraId="10000000" w15:done="0"/>
  <w15:commentEx w15:paraId="10000001" w15:done="0"/>
  <w15:commentEx w15:paraId="10000002" w15:done="0"/>
  <w15:commentEx w15:paraId="10000003" w15:paraIdParent="10000000" w15:done="0"/>
</w15:commentsEx>
</file>

<file path=word/footnotes.xml><?xml version="1.0" encoding="utf-8"?>
<w:footnotes xmlns:w="http://schemas.openxmlformats.org/wordprocessingml/2006/main">
  <w:footnote w:id="7">
    <w:p>
      <w:r>
        <w:footnoteRef/>
        <w:t>Содержание сноски сохраняется.</w:t>
      </w:r>
    </w:p>
  </w:footnote>
</w:footnotes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ce" Type="http://schemas.microsoft.com/office/2011/relationships/commentsExtended" Target="commentsExtended.xml"/><Relationship Id="fn" Type="http://schemas.openxmlformats.org/officeDocument/2006/relationships/footnotes" Target="footnotes.xml"/></Relationships>
</file>