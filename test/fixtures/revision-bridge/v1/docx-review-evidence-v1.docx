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0"/>
      <w:r>
        <w:t>Anchored evidence</w:t>
      </w:r>
      <w:commentRangeEnd w:id="0"/>
      <w:r>
        <w:commentReference w:id="0"/>
      </w:r>
    </w:p>
    <w:p>
      <w:r>
        <w:t xml:space="preserve">Alpha </w:t>
      </w:r>
      <w:del w:id="1" w:author="reviewer" w:date="2026-07-12T00:00:00.000Z">
        <w:r>
          <w:delText>beta</w:delText>
        </w:r>
      </w:del>
      <w:ins w:id="2" w:author="reviewer" w:date="2026-07-12T00:00:00.000Z">
        <w:r>
          <w:t>delta</w:t>
        </w:r>
      </w:ins>
      <w:r>
        <w:t xml:space="preserve"> gamma.</w:t>
      </w:r>
    </w:p>
  </w:body>
</w:document>
</file>

<file path=word/comments.xml><?xml version="1.0" encoding="utf-8"?>
<w:comments xmlns:w="http://schemas.openxmlformats.org/wordprocessingml/2006/main">
  <w:comment w:id="0" w:author="reviewer" w:date="2026-07-12T00:00:00.000Z">
    <w:p>
      <w:r>
        <w:t>Keep this comment text.</w:t>
      </w:r>
    </w:p>
  </w:comment>
</w:comments>
</file>

<file path=word/_rels/document.xml.rels><?xml version="1.0" encoding="UTF-8" standalone="yes"?>
<Relationships xmlns="http://schemas.openxmlformats.org/package/2006/relationships">
  <Relationship Id="rIdComments" Type="http://schemas.openxmlformats.org/officeDocument/2006/relationships/comments" Target="comments.xml"/>
</Relationships>
</file>