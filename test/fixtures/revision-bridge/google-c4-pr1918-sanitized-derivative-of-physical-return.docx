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50s7r73dwwkc" w:id="0"/>
    <w:bookmarkEnd w:id="0"/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[plainTextPreserved] Body text </w:t>
      </w:r>
      <w:ins w:author="Yalken Reviewer0" w:id="0" w:date="2026-09-15T13:48:24Z">
        <w:r w:rsidDel="00000000" w:rsidR="00000000" w:rsidRPr="00000000">
          <w:rPr>
            <w:rtl w:val="0"/>
          </w:rPr>
          <w:t xml:space="preserve">sentinel </w:t>
        </w:r>
        <w:commentRangeStart w:id="0"/>
        <w:r w:rsidDel="00000000" w:rsidR="00000000" w:rsidRPr="00000000">
          <w:rPr>
            <w:rtl w:val="0"/>
          </w:rPr>
          <w:t xml:space="preserve">omega</w:t>
        </w:r>
      </w:ins>
      <w:del w:author="Yalken Reviewer0" w:id="0" w:date="2026-09-15T13:48:24Z">
        <w:r w:rsidDel="00000000" w:rsidR="00000000" w:rsidRPr="00000000">
          <w:rPr>
            <w:rtl w:val="0"/>
          </w:rPr>
          <w:delText xml:space="preserve">sentinel</w:delText>
        </w:r>
        <w:commentRangeEnd w:id="0"/>
        <w:r w:rsidDel="00000000" w:rsidR="00000000" w:rsidRPr="00000000">
          <w:commentReference w:id="0"/>
        </w:r>
        <w:r w:rsidDel="00000000" w:rsidR="00000000" w:rsidRPr="00000000">
          <w:rPr>
            <w:rtl w:val="0"/>
          </w:rPr>
          <w:delText xml:space="preserve"> alpha</w:delText>
        </w:r>
      </w:del>
      <w:r w:rsidDel="00000000" w:rsidR="00000000" w:rsidRPr="00000000">
        <w:rPr>
          <w:rtl w:val="0"/>
        </w:rPr>
        <w:t xml:space="preserve">.</w:t>
      </w:r>
    </w:p>
    <w:bookmarkStart w:colFirst="0" w:colLast="0" w:name="ierx8in42i2o" w:id="1"/>
    <w:bookmarkEnd w:id="1"/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bookmarkStart w:colFirst="0" w:colLast="0" w:name="a211m9jcnxdt" w:id="2"/>
    <w:bookmarkEnd w:id="2"/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[latin-basic] Plain ASCII text survives Word and Yalken return.</w:t>
      </w:r>
    </w:p>
    <w:bookmarkStart w:colFirst="0" w:colLast="0" w:name="7na8scv16ep1" w:id="3"/>
    <w:bookmarkEnd w:id="3"/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[latin-diacritic] Café naïve façade coöperate jalapeño résumé.</w:t>
      </w:r>
    </w:p>
    <w:bookmarkStart w:colFirst="0" w:colLast="0" w:name="usduipql1xjh" w:id="4"/>
    <w:bookmarkEnd w:id="4"/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[cyrillic] Привет мир. Текст сцены сохраняется.</w:t>
      </w:r>
    </w:p>
    <w:bookmarkStart w:colFirst="0" w:colLast="0" w:name="fkbr735vuczy" w:id="5"/>
    <w:bookmarkEnd w:id="5"/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[greek] Καλημέρα κόσμε. Το κείμενο παραμένει.</w:t>
      </w:r>
    </w:p>
    <w:bookmarkStart w:colFirst="0" w:colLast="0" w:name="s4umeikbuko8" w:id="6"/>
    <w:bookmarkEnd w:id="6"/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[cjk] 中文文本保留。日本語の本文も保持。한국어 문장도 유지.</w:t>
      </w:r>
    </w:p>
    <w:bookmarkStart w:colFirst="0" w:colLast="0" w:name="vwomghq0u9oq" w:id="7"/>
    <w:bookmarkEnd w:id="7"/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0"/>
        </w:rPr>
        <w:t xml:space="preserve">.</w:t>
      </w:r>
    </w:p>
    <w:bookmarkStart w:colFirst="0" w:colLast="0" w:name="jndwue5nss0w" w:id="8"/>
    <w:bookmarkEnd w:id="8"/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[emoji-zwj] Family 👨‍👩‍👧‍👦 and technologist 🧑‍💻 stay intact.</w:t>
      </w:r>
    </w:p>
    <w:bookmarkStart w:colFirst="0" w:colLast="0" w:name="iwp3iij4zzi7" w:id="9"/>
    <w:bookmarkEnd w:id="9"/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[whitespaceEdgesPreserved] leading and trailing spaces stay here  </w:t>
      </w:r>
    </w:p>
    <w:bookmarkStart w:colFirst="0" w:colLast="0" w:name="w4f6d4kqhio7" w:id="10"/>
    <w:bookmarkEnd w:id="10"/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bookmarkStart w:colFirst="0" w:colLast="0" w:name="j5y98b1skhah" w:id="11"/>
    <w:bookmarkEnd w:id="11"/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[paragraphBoundariesPreserved] Final paragraph after an intentional empty paragraph.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lken Reviewer0" w:id="0" w:date="2026-09-15T13:48:37Z"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 anchored review comment for sentinel omega.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RTK_C01_AUTH">
    <vt:lpwstr>YRTK1.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</vt:lpwstr>
  </property>
  <property fmtid="{D5CDD505-2E9C-101B-9397-08002B2CF9AE}" pid="3" name="YRTK2_TOKEN">
    <vt:lpwstr>WVJUMgFv-6mC4-wCPnAl0ubpQw_g2DJUlR5Tgv6ZcwOlyKoOd757239hV1Mcr9ngDNl3Xa6s5DN8unXM-_wvMLK-zCW0MWvtYuYubCHPhK5NteQLGYWU-Xvxu5sGcy8_VfPEBYw</vt:lpwstr>
  </property>
  <property fmtid="{D5CDD505-2E9C-101B-9397-08002B2CF9AE}" pid="4" name="YRTK_CORE_DIGEST">
    <vt:lpwstr>sha256:be7bdb7f6157531cafd9e00cd9775daeace4337cba75ccfbfc2f30b2becc25b4</vt:lpwstr>
  </property>
</Properties>
</file>