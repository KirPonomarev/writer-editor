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23lyuzk1k37s" w:id="0"/>
    <w:bookmarkEnd w:id="0"/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[plainTextPreserved] Body text </w:t>
      </w:r>
      <w:ins w:author="Кирилл Пономарев" w:id="0" w:date="2026-09-15T02:15:37Z">
        <w:commentRangeStart w:id="0"/>
        <w:r w:rsidDel="00000000" w:rsidR="00000000" w:rsidRPr="00000000">
          <w:rPr>
            <w:rtl w:val="0"/>
          </w:rPr>
          <w:t xml:space="preserve">sentinel omeg</w:t>
        </w:r>
        <w:commentRangeEnd w:id="0"/>
        <w:r w:rsidDel="00000000" w:rsidR="00000000" w:rsidRPr="00000000">
          <w:commentReference w:id="0"/>
        </w:r>
        <w:r w:rsidDel="00000000" w:rsidR="00000000" w:rsidRPr="00000000">
          <w:rPr>
            <w:rtl w:val="0"/>
          </w:rPr>
          <w:t xml:space="preserve">a</w:t>
        </w:r>
      </w:ins>
      <w:del w:author="Кирилл Пономарев" w:id="0" w:date="2026-09-15T02:15:37Z">
        <w:r w:rsidDel="00000000" w:rsidR="00000000" w:rsidRPr="00000000">
          <w:rPr>
            <w:rtl w:val="0"/>
          </w:rPr>
          <w:delText xml:space="preserve">sentinel alpha</w:delText>
        </w:r>
      </w:del>
      <w:r w:rsidDel="00000000" w:rsidR="00000000" w:rsidRPr="00000000">
        <w:rPr>
          <w:rtl w:val="0"/>
        </w:rPr>
        <w:t xml:space="preserve">.</w:t>
      </w:r>
    </w:p>
    <w:bookmarkStart w:colFirst="0" w:colLast="0" w:name="niptk38u43yd" w:id="1"/>
    <w:bookmarkEnd w:id="1"/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bookmarkStart w:colFirst="0" w:colLast="0" w:name="gnbyoilju6s2" w:id="2"/>
    <w:bookmarkEnd w:id="2"/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[latin-basic] Plain ASCII text survives Word and Yalken return.</w:t>
      </w:r>
    </w:p>
    <w:bookmarkStart w:colFirst="0" w:colLast="0" w:name="bzbwbvsdx74q" w:id="3"/>
    <w:bookmarkEnd w:id="3"/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[latin-diacritic] Café naïve façade coöperate jalapeño résumé.</w:t>
      </w:r>
    </w:p>
    <w:bookmarkStart w:colFirst="0" w:colLast="0" w:name="1mlmjjvudu98" w:id="4"/>
    <w:bookmarkEnd w:id="4"/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[cyrillic] Привет мир. Текст сцены сохраняется.</w:t>
      </w:r>
    </w:p>
    <w:bookmarkStart w:colFirst="0" w:colLast="0" w:name="1uj14pnz1hjw" w:id="5"/>
    <w:bookmarkEnd w:id="5"/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[greek] Καλημέρα κόσμε. Το κείμενο παραμένει.</w:t>
      </w:r>
    </w:p>
    <w:bookmarkStart w:colFirst="0" w:colLast="0" w:name="flkabrzwfeh" w:id="6"/>
    <w:bookmarkEnd w:id="6"/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[cjk] 中文文本保留。日本語の本文も保持。한국어 문장도 유지.</w:t>
      </w:r>
    </w:p>
    <w:bookmarkStart w:colFirst="0" w:colLast="0" w:name="c83s5pt0x85l" w:id="7"/>
    <w:bookmarkEnd w:id="7"/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rtl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hebrew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0"/>
        </w:rPr>
        <w:t xml:space="preserve">.</w:t>
      </w:r>
    </w:p>
    <w:bookmarkStart w:colFirst="0" w:colLast="0" w:name="pajctjmgxcs2" w:id="8"/>
    <w:bookmarkEnd w:id="8"/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[emoji-zwj] Family 👨‍👩‍👧‍👦 and technologist 🧑‍💻 stay intact.</w:t>
      </w:r>
    </w:p>
    <w:bookmarkStart w:colFirst="0" w:colLast="0" w:name="hfeeu6qmgms3" w:id="9"/>
    <w:bookmarkEnd w:id="9"/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[whitespaceEdgesPreserved] leading and trailing spaces stay here  </w:t>
      </w:r>
    </w:p>
    <w:bookmarkStart w:colFirst="0" w:colLast="0" w:name="fefkkgbqmrey" w:id="10"/>
    <w:bookmarkEnd w:id="10"/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bookmarkStart w:colFirst="0" w:colLast="0" w:name="ikxpiwd3tr7t" w:id="11"/>
    <w:bookmarkEnd w:id="11"/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[paragraphBoundariesPreserved] Final paragraph after an intentional empty paragraph.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Кирилл Пономарев" w:id="0" w:date="2026-09-15T02:15:56Z"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 anchored UI comment on suggested replacement for Yalken review intake.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RTK_C01_AUTH">
    <vt:lpwstr>YRTK1.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</vt:lpwstr>
  </property>
  <property fmtid="{D5CDD505-2E9C-101B-9397-08002B2CF9AE}" pid="3" name="YRTK2_TOKEN">
    <vt:lpwstr>WVJUMgE1pfh4a2Id7wHuBusm4coxkLjosoWNwt2GubKvZGRaG7zvMWaZvDlqZiQsDX_AReWMkgVuiAieKpByM7UM2PfkEYfy59cb5kq72DrRvrRgC0JBk0i3S-oCztcK4FQr7EM</vt:lpwstr>
  </property>
  <property fmtid="{D5CDD505-2E9C-101B-9397-08002B2CF9AE}" pid="4" name="YRTK_CORE_DIGEST">
    <vt:lpwstr>sha256:bcef316699bc396a66242c0d7fc045e58c92056e88089e2a907233b50cd8f7e4</vt:lpwstr>
  </property>
</Properties>
</file>