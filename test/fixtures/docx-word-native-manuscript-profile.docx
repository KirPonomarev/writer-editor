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39AA4" w14:textId="77777777" w:rsidR="009D03D5" w:rsidRDefault="009D03D5">
      <w:r>
        <w:t xml:space="preserve">Одинаковая фраза: повтор </w:t>
      </w:r>
      <w:r>
        <w:rPr>
          <w:rFonts w:ascii="Apple Color Emoji" w:hAnsi="Apple Color Emoji" w:cs="Apple Color Emoji"/>
        </w:rPr>
        <w:t>🧭</w:t>
      </w:r>
      <w:r>
        <w:t>.</w:t>
      </w:r>
    </w:p>
    <w:p w14:paraId="40EBEAA5" w14:textId="21E7F085" w:rsidR="009D03D5" w:rsidRDefault="009D03D5">
      <w:r>
        <w:t xml:space="preserve">До </w:t>
      </w:r>
      <w:commentRangeStart w:id="0"/>
      <w:commentRangeStart w:id="1"/>
      <w:ins w:id="2" w:author="Yalken C5V2 Canary" w:date="2026-10-17T11:34:00Z" w16du:dateUtc="2026-10-17T08:34:00Z">
        <w:r>
          <w:t>ВСТАВКА</w:t>
        </w:r>
        <w:r>
          <w:rPr>
            <w:rFonts w:ascii="Apple Color Emoji" w:hAnsi="Apple Color Emoji" w:cs="Apple Color Emoji"/>
          </w:rPr>
          <w:t>😀</w:t>
        </w:r>
      </w:ins>
      <w:commentRangeEnd w:id="0"/>
      <w:r>
        <w:rPr>
          <w:rStyle w:val="ac"/>
          <w:sz w:val="24"/>
          <w:szCs w:val="24"/>
        </w:rPr>
        <w:commentReference w:id="0"/>
      </w:r>
      <w:commentRangeEnd w:id="1"/>
      <w:r>
        <w:rPr>
          <w:rStyle w:val="ac"/>
          <w:sz w:val="24"/>
          <w:szCs w:val="24"/>
        </w:rPr>
        <w:commentReference w:id="1"/>
      </w:r>
      <w:r>
        <w:t xml:space="preserve"> после.</w:t>
      </w:r>
    </w:p>
    <w:p w14:paraId="476082AA" w14:textId="7D5ADD47" w:rsidR="009D03D5" w:rsidRDefault="009D03D5">
      <w:r>
        <w:t xml:space="preserve">До </w:t>
      </w:r>
      <w:commentRangeStart w:id="3"/>
      <w:del w:id="4" w:author="Yalken C5V2 Canary" w:date="2026-10-17T11:34:00Z" w16du:dateUtc="2026-10-17T08:34:00Z">
        <w:r w:rsidDel="009D03D5">
          <w:delText>УДАЛЕНИЕ</w:delText>
        </w:r>
        <w:r w:rsidDel="009D03D5">
          <w:rPr>
            <w:rFonts w:ascii="Apple Color Emoji" w:hAnsi="Apple Color Emoji" w:cs="Apple Color Emoji"/>
          </w:rPr>
          <w:delText>🧭</w:delText>
        </w:r>
      </w:del>
      <w:commentRangeEnd w:id="3"/>
      <w:r w:rsidR="004B3DEF">
        <w:rPr>
          <w:rStyle w:val="ac"/>
          <w:sz w:val="24"/>
          <w:szCs w:val="24"/>
        </w:rPr>
        <w:commentReference w:id="3"/>
      </w:r>
      <w:r>
        <w:t xml:space="preserve"> после.</w:t>
      </w:r>
    </w:p>
    <w:p w14:paraId="6FEE6617" w14:textId="77777777" w:rsidR="009D03D5" w:rsidRDefault="009D03D5">
      <w:r>
        <w:t xml:space="preserve">Одинаковая фраза: </w:t>
      </w:r>
      <w:commentRangeStart w:id="5"/>
      <w:r>
        <w:t xml:space="preserve">повтор </w:t>
      </w:r>
      <w:r>
        <w:rPr>
          <w:rFonts w:ascii="Apple Color Emoji" w:hAnsi="Apple Color Emoji" w:cs="Apple Color Emoji"/>
        </w:rPr>
        <w:t>🧭</w:t>
      </w:r>
      <w:commentRangeEnd w:id="5"/>
      <w:r w:rsidR="004B3DEF">
        <w:rPr>
          <w:rStyle w:val="ac"/>
          <w:sz w:val="24"/>
          <w:szCs w:val="24"/>
        </w:rPr>
        <w:commentReference w:id="5"/>
      </w:r>
      <w:r>
        <w:t>.</w:t>
      </w:r>
    </w:p>
    <w:p w14:paraId="5B8A01E4" w14:textId="681C8391" w:rsidR="009D03D5" w:rsidRDefault="009D03D5">
      <w:r>
        <w:t xml:space="preserve">Перед </w:t>
      </w:r>
      <w:r w:rsidR="004B3DEF">
        <w:rPr>
          <w:rStyle w:val="af4"/>
        </w:rPr>
        <w:footnoteReference w:id="1"/>
      </w:r>
      <w:r w:rsidRPr="004B3DEF">
        <w:rPr>
          <w:highlight w:val="yellow"/>
        </w:rPr>
        <w:t>сноской</w:t>
      </w:r>
      <w:r>
        <w:t>.</w:t>
      </w:r>
    </w:p>
    <w:p w14:paraId="1195A328" w14:textId="0256DBAA" w:rsidR="00A849D4" w:rsidRDefault="009D03D5">
      <w:r>
        <w:t xml:space="preserve">Кавычки «точно», Café, Ελληνικά, </w:t>
      </w:r>
      <w:r>
        <w:rPr>
          <w:rFonts w:ascii="MS Gothic" w:eastAsia="MS Gothic" w:hAnsi="MS Gothic" w:cs="MS Gothic" w:hint="eastAsia"/>
        </w:rPr>
        <w:t>中文</w:t>
      </w:r>
      <w:r>
        <w:t xml:space="preserve"> и семья 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>‍</w:t>
      </w:r>
      <w:r>
        <w:rPr>
          <w:rFonts w:ascii="Apple Color Emoji" w:hAnsi="Apple Color Emoji" w:cs="Apple Color Emoji"/>
        </w:rPr>
        <w:t>👦</w:t>
      </w:r>
      <w:r>
        <w:t>.</w:t>
      </w:r>
    </w:p>
    <w:sectPr w:rsidR="00A8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alken C5V2 Canary" w:date="2026-10-17T11:34:00Z" w:initials="C5V2">
    <w:p w14:paraId="739A17B6" w14:textId="0413B4E9" w:rsidR="009D03D5" w:rsidRDefault="009D03D5">
      <w:pPr>
        <w:pStyle w:val="ad"/>
      </w:pPr>
      <w:r>
        <w:rPr>
          <w:rStyle w:val="ac"/>
        </w:rPr>
        <w:annotationRef/>
      </w:r>
      <w:r w:rsidRPr="009D03D5">
        <w:t>Нативное обсуждение вставки</w:t>
      </w:r>
    </w:p>
  </w:comment>
  <w:comment w:id="1" w:author="Yalken C5V2 Canary" w:date="2026-10-17T11:35:00Z" w:initials="C5V2">
    <w:p w14:paraId="6967EB97" w14:textId="2F96107A" w:rsidR="009D03D5" w:rsidRDefault="009D03D5">
      <w:pPr>
        <w:pStyle w:val="ad"/>
      </w:pPr>
      <w:r>
        <w:rPr>
          <w:rStyle w:val="ac"/>
        </w:rPr>
        <w:annotationRef/>
      </w:r>
      <w:r w:rsidRPr="009D03D5">
        <w:t>Нативный ответ к вставке</w:t>
      </w:r>
    </w:p>
  </w:comment>
  <w:comment w:id="3" w:author="Yalken C5V2 Canary" w:date="2026-10-17T11:37:00Z" w:initials="C5V2">
    <w:p w14:paraId="36808A93" w14:textId="0AAF5208" w:rsidR="004B3DEF" w:rsidRDefault="004B3DEF">
      <w:pPr>
        <w:pStyle w:val="ad"/>
      </w:pPr>
      <w:r>
        <w:rPr>
          <w:rStyle w:val="ac"/>
        </w:rPr>
        <w:annotationRef/>
      </w:r>
      <w:r w:rsidRPr="004B3DEF">
        <w:t>Нативное обсуждение удаления</w:t>
      </w:r>
    </w:p>
  </w:comment>
  <w:comment w:id="5" w:author="Yalken C5V2 Canary" w:date="2026-10-17T11:38:00Z" w:initials="C5V2">
    <w:p w14:paraId="229762F5" w14:textId="5B8C9A6D" w:rsidR="004B3DEF" w:rsidRDefault="004B3DEF">
      <w:pPr>
        <w:pStyle w:val="ad"/>
      </w:pPr>
      <w:r>
        <w:rPr>
          <w:rStyle w:val="ac"/>
        </w:rPr>
        <w:annotationRef/>
      </w:r>
      <w:r w:rsidRPr="004B3DEF">
        <w:t>Нативно: именно второй повтор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9A17B6" w15:done="0"/>
  <w15:commentEx w15:paraId="6967EB97" w15:paraIdParent="739A17B6" w15:done="0"/>
  <w15:commentEx w15:paraId="36808A93" w15:done="0"/>
  <w15:commentEx w15:paraId="229762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B01D050" w16cex:dateUtc="2026-10-17T08:34:00Z"/>
  <w16cex:commentExtensible w16cex:durableId="2E8ACF03" w16cex:dateUtc="2026-10-17T08:35:00Z"/>
  <w16cex:commentExtensible w16cex:durableId="7E971817" w16cex:dateUtc="2026-10-17T08:37:00Z"/>
  <w16cex:commentExtensible w16cex:durableId="3F690ACF" w16cex:dateUtc="2026-10-17T08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9A17B6" w16cid:durableId="6B01D050"/>
  <w16cid:commentId w16cid:paraId="6967EB97" w16cid:durableId="2E8ACF03"/>
  <w16cid:commentId w16cid:paraId="36808A93" w16cid:durableId="7E971817"/>
  <w16cid:commentId w16cid:paraId="229762F5" w16cid:durableId="3F690A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552993" w14:textId="77777777" w:rsidR="009E2259" w:rsidRDefault="009E2259" w:rsidP="004B3DEF">
      <w:pPr>
        <w:spacing w:after="0" w:line="240" w:lineRule="auto"/>
      </w:pPr>
      <w:r>
        <w:separator/>
      </w:r>
    </w:p>
  </w:endnote>
  <w:endnote w:type="continuationSeparator" w:id="0">
    <w:p w14:paraId="786A8252" w14:textId="77777777" w:rsidR="009E2259" w:rsidRDefault="009E2259" w:rsidP="004B3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C739C5" w14:textId="77777777" w:rsidR="009E2259" w:rsidRDefault="009E2259" w:rsidP="004B3DEF">
      <w:pPr>
        <w:spacing w:after="0" w:line="240" w:lineRule="auto"/>
      </w:pPr>
      <w:r>
        <w:separator/>
      </w:r>
    </w:p>
  </w:footnote>
  <w:footnote w:type="continuationSeparator" w:id="0">
    <w:p w14:paraId="028B43F5" w14:textId="77777777" w:rsidR="009E2259" w:rsidRDefault="009E2259" w:rsidP="004B3DEF">
      <w:pPr>
        <w:spacing w:after="0" w:line="240" w:lineRule="auto"/>
      </w:pPr>
      <w:r>
        <w:continuationSeparator/>
      </w:r>
    </w:p>
  </w:footnote>
  <w:footnote w:id="1">
    <w:p w14:paraId="28F0455E" w14:textId="4D3438CD" w:rsidR="004B3DEF" w:rsidRPr="004B3DEF" w:rsidRDefault="004B3DEF">
      <w:pPr>
        <w:pStyle w:val="af2"/>
        <w:rPr>
          <w:lang w:val="ru-RU"/>
        </w:rPr>
      </w:pPr>
      <w:r>
        <w:rPr>
          <w:rStyle w:val="af4"/>
        </w:rPr>
        <w:footnoteRef/>
      </w:r>
      <w:r>
        <w:t xml:space="preserve"> </w:t>
      </w:r>
      <w:r w:rsidRPr="004B3DEF">
        <w:t>Содержание нативной сноски сохраняется.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alken C5V2 Canary">
    <w15:presenceInfo w15:providerId="None" w15:userId="Yalken C5V2 Canary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D5"/>
    <w:rsid w:val="004B3DEF"/>
    <w:rsid w:val="00520965"/>
    <w:rsid w:val="006028A5"/>
    <w:rsid w:val="009D03D5"/>
    <w:rsid w:val="009E2259"/>
    <w:rsid w:val="00A849D4"/>
    <w:rsid w:val="00BC5346"/>
    <w:rsid w:val="00C43C91"/>
    <w:rsid w:val="00C844F0"/>
    <w:rsid w:val="00D15D71"/>
    <w:rsid w:val="00F0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A5E0F"/>
  <w15:chartTrackingRefBased/>
  <w15:docId w15:val="{A894444C-B6B4-B947-9934-E7466842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3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3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3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3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3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3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03D5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9D03D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D03D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D03D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D03D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D03D5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4B3DEF"/>
    <w:pPr>
      <w:spacing w:after="0" w:line="240" w:lineRule="auto"/>
    </w:pPr>
  </w:style>
  <w:style w:type="paragraph" w:styleId="af2">
    <w:name w:val="footnote text"/>
    <w:basedOn w:val="a"/>
    <w:link w:val="af3"/>
    <w:uiPriority w:val="99"/>
    <w:semiHidden/>
    <w:unhideWhenUsed/>
    <w:rsid w:val="004B3DEF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4B3DEF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B3D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Yalken C5V2 Canary</dc:creator>
  <cp:keywords/>
  <dc:description/>
  <cp:lastModifiedBy>Yalken C5V2 Canary</cp:lastModifiedBy>
  <cp:revision>2</cp:revision>
  <dcterms:created xsi:type="dcterms:W3CDTF">2026-10-17T09:12:00Z</dcterms:created>
  <dcterms:modified xsi:type="dcterms:W3CDTF">2026-10-17T09:12:00Z</dcterms:modified>
</cp:coreProperties>
</file>